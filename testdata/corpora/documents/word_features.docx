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with </w:t>
      </w:r>
      <w:r>
        <w:rPr>
          <w:b/>
        </w:rPr>
        <w:t>bold</w:t>
      </w:r>
    </w:p>
    <w:p>
      <w:r>
        <w:t xml:space="preserve">  leading and trailing  </w:t>
      </w:r>
    </w:p>
    <w:p>
      <w:r>
        <w:t>col1</w:t>
      </w:r>
      <w:r>
        <w:tab/>
      </w:r>
      <w:r>
        <w:t>col2</w:t>
      </w:r>
      <w:r>
        <w:br/>
      </w:r>
      <w:r>
        <w:t>after break</w:t>
      </w:r>
      <w:r>
        <w:cr/>
      </w:r>
      <w:r>
        <w:t>after cr</w:t>
      </w:r>
    </w:p>
    <w:p>
      <w:r>
        <w:t>see </w:t>
      </w:r>
      <w:hyperlink r:id="rIdMissing">
        <w:r>
          <w:t>the link</w:t>
        </w:r>
      </w:hyperlink>
      <w:r>
        <w:t> here</w: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7</w:t>
      </w:r>
      <w:r>
        <w:fldChar w:fldCharType="end"/>
      </w:r>
    </w:p>
    <w:sdt>
      <w:sdtContent>
        <w:p>
          <w:r>
            <w:t>inside a content control</w:t>
          </w:r>
        </w:p>
      </w:sdtContent>
    </w:sdt>
    <w:p>
      <w:ins w:id="1" w:author="a">
        <w:r>
          <w:t>inserted</w:t>
        </w:r>
      </w:ins>
      <w:del w:id="2" w:author="a">
        <w:r>
          <w:delText>deleted</w:delText>
        </w:r>
      </w:del>
    </w:p>
    <w:p>
      <w:r>
        <w:t>soft</w:t>
      </w:r>
      <w:r>
        <w:softHyphen/>
      </w:r>
      <w:r>
        <w:t>hyphen</w:t>
      </w:r>
      <w:r>
        <w:noBreakHyphen/>
      </w:r>
      <w:r>
        <w:t>nb</w:t>
      </w:r>
    </w:p>
    <w:p/>
    <w:tbl>
      <w:tr>
        <w:tc>
          <w:p>
            <w:r>
              <w:t>A1</w:t>
            </w:r>
          </w:p>
        </w:tc>
        <w:tc>
          <w:tcPr>
            <w:gridSpan w:val="2"/>
          </w:tcPr>
          <w:p>
            <w:r>
              <w:t> spanned </w:t>
            </w:r>
          </w:p>
        </w:tc>
      </w:tr>
      <w:tr>
        <w:tc>
          <w:p>
            <w:r>
              <w:t>A2</w:t>
            </w:r>
          </w:p>
          <w:p>
            <w:r>
              <w:t>second para</w:t>
            </w:r>
          </w:p>
        </w:tc>
        <w:tc>
          <w:tcPr>
            <w:vMerge w:val="restart"/>
          </w:tcPr>
          <w:p>
            <w:r>
              <w:t>merged down</w:t>
            </w:r>
          </w:p>
        </w:tc>
        <w:tc>
          <w:p/>
        </w:tc>
      </w:tr>
      <w:tr>
        <w:tc>
          <w:tbl>
            <w:tr>
              <w:tc>
                <w:p>
                  <w:r>
                    <w:t>nested</w:t>
                  </w:r>
                </w:p>
              </w:tc>
            </w:tr>
          </w:tbl>
          <w:p/>
        </w:tc>
        <w:tc>
          <w:tcPr>
            <w:vMerge/>
          </w:tcPr>
          <w:p/>
        </w:tc>
        <w:tc>
          <w:p>
            <w:r>
              <w:t>C3</w:t>
            </w:r>
          </w:p>
        </w:tc>
      </w:tr>
    </w:tbl>
    <w:p>
      <w:r>
        <w:t>after table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